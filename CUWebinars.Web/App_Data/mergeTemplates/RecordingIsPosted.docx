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26F4" w14:textId="022F27F1" w:rsidR="00DE65D8" w:rsidRDefault="0051784B">
      <w:r>
        <w:t xml:space="preserve">Great News! The </w:t>
      </w:r>
      <w:ins w:id="0" w:author="Kyle Bennett" w:date="2017-01-31T10:54:00Z">
        <w:r w:rsidR="006546A1">
          <w:t xml:space="preserve">OnDemand </w:t>
        </w:r>
      </w:ins>
      <w:r>
        <w:t xml:space="preserve">recording for [webinar.Title] is uploaded and ready to go. </w:t>
      </w:r>
      <w:del w:id="1" w:author="Kyle Bennett" w:date="2017-01-31T10:55:00Z">
        <w:r w:rsidDel="006546A1">
          <w:delText>The way you access the recording depends on the following factors:</w:delText>
        </w:r>
      </w:del>
    </w:p>
    <w:p w14:paraId="58511FD4" w14:textId="0A1EECF8" w:rsidR="0051784B" w:rsidRDefault="0051784B">
      <w:r w:rsidRPr="0051784B">
        <w:rPr>
          <w:b/>
          <w:i/>
        </w:rPr>
        <w:t>If you are the original registrant</w:t>
      </w:r>
      <w:r>
        <w:t xml:space="preserve"> – </w:t>
      </w:r>
      <w:del w:id="2" w:author="Kyle Bennett" w:date="2017-01-31T10:55:00Z">
        <w:r w:rsidDel="006546A1">
          <w:delText>if</w:delText>
        </w:r>
      </w:del>
      <w:ins w:id="3" w:author="Kyle Bennett" w:date="2017-01-31T10:55:00Z">
        <w:r w:rsidR="006546A1">
          <w:t>and</w:t>
        </w:r>
      </w:ins>
      <w:r>
        <w:t xml:space="preserve"> your email </w:t>
      </w:r>
      <w:ins w:id="4" w:author="Kyle Bennett" w:date="2017-01-31T10:55:00Z">
        <w:r w:rsidR="006546A1">
          <w:t xml:space="preserve">address </w:t>
        </w:r>
      </w:ins>
      <w:r>
        <w:t>matches the registration</w:t>
      </w:r>
      <w:del w:id="5" w:author="Kyle Bennett" w:date="2017-01-31T10:56:00Z">
        <w:r w:rsidDel="006546A1">
          <w:delText>’s Main Email</w:delText>
        </w:r>
      </w:del>
      <w:r>
        <w:t xml:space="preserve"> you </w:t>
      </w:r>
      <w:del w:id="6" w:author="Kyle Bennett" w:date="2017-01-31T10:56:00Z">
        <w:r w:rsidDel="006546A1">
          <w:delText xml:space="preserve">can </w:delText>
        </w:r>
      </w:del>
      <w:ins w:id="7" w:author="Kyle Bennett" w:date="2017-01-31T10:56:00Z">
        <w:r w:rsidR="006546A1">
          <w:t>are able to</w:t>
        </w:r>
        <w:r w:rsidR="006546A1">
          <w:t xml:space="preserve"> </w:t>
        </w:r>
      </w:ins>
      <w:r>
        <w:t>log into your account at [account.SignIn] where you will have access to the full details of your order.</w:t>
      </w:r>
    </w:p>
    <w:p w14:paraId="3B3EE2E8" w14:textId="0C8D3481" w:rsidR="0051784B" w:rsidRDefault="0051784B">
      <w:r w:rsidRPr="0051784B">
        <w:rPr>
          <w:b/>
          <w:i/>
        </w:rPr>
        <w:t xml:space="preserve">If </w:t>
      </w:r>
      <w:del w:id="8" w:author="Kyle Bennett" w:date="2017-01-31T10:56:00Z">
        <w:r w:rsidRPr="0051784B" w:rsidDel="006546A1">
          <w:rPr>
            <w:b/>
            <w:i/>
          </w:rPr>
          <w:delText>this message is forwarded to you</w:delText>
        </w:r>
      </w:del>
      <w:ins w:id="9" w:author="Kyle Bennett" w:date="2017-01-31T10:56:00Z">
        <w:r w:rsidR="006546A1">
          <w:rPr>
            <w:b/>
            <w:i/>
          </w:rPr>
          <w:t>you are not the original re</w:t>
        </w:r>
      </w:ins>
      <w:ins w:id="10" w:author="Kyle Bennett" w:date="2017-01-31T10:57:00Z">
        <w:r w:rsidR="006546A1">
          <w:rPr>
            <w:b/>
            <w:i/>
          </w:rPr>
          <w:t>gistrant -</w:t>
        </w:r>
      </w:ins>
      <w:del w:id="11" w:author="Kyle Bennett" w:date="2017-01-31T10:57:00Z">
        <w:r w:rsidDel="006546A1">
          <w:delText xml:space="preserve"> by the original registrant (see above)  </w:delText>
        </w:r>
      </w:del>
      <w:r>
        <w:t xml:space="preserve">you may access the content by visiting [webinar.EventPlayBack]. No password will be required but you will be prompted for </w:t>
      </w:r>
      <w:ins w:id="12" w:author="Kyle Bennett" w:date="2017-01-31T10:57:00Z">
        <w:r w:rsidR="006546A1">
          <w:t xml:space="preserve">your </w:t>
        </w:r>
      </w:ins>
      <w:r>
        <w:t>name and email.</w:t>
      </w:r>
    </w:p>
    <w:p w14:paraId="7693B56B" w14:textId="77777777" w:rsidR="0051784B" w:rsidRDefault="0051784B">
      <w:r>
        <w:t>It is possible that clicking the link directly within the email is prevented by your network’s policies. Pasting the above address into your browser’s window might work better.</w:t>
      </w:r>
    </w:p>
    <w:p w14:paraId="1BA3D398" w14:textId="77777777" w:rsidR="0051784B" w:rsidRDefault="007F7C22">
      <w:r>
        <w:t>The customer service staff at [tenant] is confident you’ll find both the media and our site’s ability to deliver that media meets the highest standards in the industry.</w:t>
      </w:r>
      <w:r w:rsidR="00B40F61">
        <w:t xml:space="preserve"> And in the off chance it doesn’t,</w:t>
      </w:r>
      <w:r w:rsidR="009D1386">
        <w:t xml:space="preserve"> please visit our online chat where</w:t>
      </w:r>
      <w:r w:rsidR="00B40F61">
        <w:t xml:space="preserve"> you’ll find a</w:t>
      </w:r>
      <w:r w:rsidR="009D1386">
        <w:t xml:space="preserve"> professional representative waiting to make sure your satisfaction is restored. </w:t>
      </w:r>
    </w:p>
    <w:p w14:paraId="76F91C4C" w14:textId="77777777" w:rsidR="0051784B" w:rsidRDefault="009D1386">
      <w:r>
        <w:t>[tenant.Signature]</w:t>
      </w:r>
      <w:bookmarkStart w:id="13" w:name="_GoBack"/>
      <w:bookmarkEnd w:id="13"/>
    </w:p>
    <w:sectPr w:rsidR="00517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yle Bennett">
    <w15:presenceInfo w15:providerId="None" w15:userId="Kyle Bennet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84B"/>
    <w:rsid w:val="002303E9"/>
    <w:rsid w:val="002B7013"/>
    <w:rsid w:val="0051784B"/>
    <w:rsid w:val="006546A1"/>
    <w:rsid w:val="007C0F0F"/>
    <w:rsid w:val="007F7C22"/>
    <w:rsid w:val="009D1386"/>
    <w:rsid w:val="00A76FBD"/>
    <w:rsid w:val="00B4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B03B"/>
  <w15:chartTrackingRefBased/>
  <w15:docId w15:val="{DCEB6B5B-CD2C-443C-9716-6A217CB9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5" ma:contentTypeDescription="Create a new document." ma:contentTypeScope="" ma:versionID="d5506308d6bf7227f7ec554c4f76cef4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eeae2fc0e0cc93f015230f549111e05d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6A89D-80B5-40A6-A4AE-858D47201DA0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92e85379-ec43-4192-8d26-0c9c1113fbaf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D9AAE20-8039-46F2-A7AB-7C5401B505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82771F-8A4C-47E7-8A57-355192AA7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85379-ec43-4192-8d26-0c9c111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>noti;merge</cp:keywords>
  <dc:description/>
  <cp:lastModifiedBy>Kyle Bennett</cp:lastModifiedBy>
  <cp:revision>3</cp:revision>
  <dcterms:created xsi:type="dcterms:W3CDTF">2017-01-27T20:00:00Z</dcterms:created>
  <dcterms:modified xsi:type="dcterms:W3CDTF">2017-01-31T16:58:00Z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0x0101001F790F750B123C469E5BE2A9EB6D9D99</vt:lpwstr>
  </property>
</Properties>
</file>